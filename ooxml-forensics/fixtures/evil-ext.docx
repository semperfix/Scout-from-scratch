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Please review the attached invoice.</w:t>
      </w:r>
    </w:p>
    <w:p>
      <w:r>
        <w:rPr>
          <w:vanish/>
          <w:color w:val="FFFFFF"/>
        </w:rPr>
        <w:t>supersecret exfil note</w:t>
      </w:r>
    </w:p>
    <w:p>
      <w:hyperlink r:id="rId9" w:history="1">
        <w:r>
          <w:t>https://your-bank.example/login</w:t>
        </w:r>
      </w:hyperlink>
    </w:p>
    <w:p>
      <w:ins w:author="mallory" w:date="2026-10-08T12:00:00Z">
        <w:r>
          <w:t>added later</w:t>
        </w:r>
      </w:ins>
    </w:p>
    <w:sectPr>
      <w:pgSz w:w="12240" w:h="15840"/>
    </w:sectPr>
  </w:body>
</w:document>
</file>

<file path=word/_rels/document.xml.rels><?xml version="1.0" encoding="UTF-8"?>
<Relationships xmlns="http://schemas.openxmlformats.org/package/2006/relationships">
<Relationship Id="rId5" Type="http://schemas.openxmlformats.org/officeDocument/2006/relationships/image" Target="http://tracker.evil.example/pixel.gif" TargetMode="External"/>
<Relationship Id="rId9" Type="http://schemas.openxmlformats.org/officeDocument/2006/relationships/hyperlink" Target="http://phish.evil.example/steal" TargetMode="Externa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Scout</dc:creator>
  <cp:lastModifiedBy>Scout</cp:lastModifiedBy>
  <dcterms:created xmlns:xsi="http://www.w3.org/2001/XMLSchema-instance" xsi:type="dcterms:W3CDTF">2026-10-09T00:00:00Z</dcterms:created>
  <dcterms:modified xmlns:xsi="http://www.w3.org/2001/XMLSchema-instance" xsi:type="dcterms:W3CDTF">2026-10-09T00:00:00Z</dcterms:modified>
</cp:coreProperties>
</file>